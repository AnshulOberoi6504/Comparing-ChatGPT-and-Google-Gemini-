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C8A9" w14:textId="77777777" w:rsidR="008706F1" w:rsidRDefault="008706F1" w:rsidP="008706F1">
      <w:r>
        <w:t>Student Name: Anshul Oberoi</w:t>
      </w:r>
    </w:p>
    <w:p w14:paraId="2AB2ECD6" w14:textId="77777777" w:rsidR="008706F1" w:rsidRDefault="008706F1" w:rsidP="008706F1">
      <w:r>
        <w:t>Programme: BBA Aviation Management</w:t>
      </w:r>
    </w:p>
    <w:p w14:paraId="2D34A7E2" w14:textId="77777777" w:rsidR="008706F1" w:rsidRDefault="008706F1" w:rsidP="008706F1">
      <w:r>
        <w:t>Course: Generative AI for Business</w:t>
      </w:r>
    </w:p>
    <w:p w14:paraId="58195048" w14:textId="77777777" w:rsidR="008706F1" w:rsidRDefault="008706F1" w:rsidP="008706F1">
      <w:r>
        <w:t xml:space="preserve">Date: </w:t>
      </w:r>
      <w:ins w:id="0" w:author="Microsoft Word" w:date="2026-09-22T09:10:00Z" w16du:dateUtc="2026-09-22T03:40:00Z">
        <w:r>
          <w:t>Date: 21</w:t>
        </w:r>
        <w:r w:rsidRPr="00016C76">
          <w:rPr>
            <w:vertAlign w:val="superscript"/>
          </w:rPr>
          <w:t>st</w:t>
        </w:r>
        <w:r>
          <w:t xml:space="preserve"> September 2026</w:t>
        </w:r>
      </w:ins>
    </w:p>
    <w:p w14:paraId="5E29C96C" w14:textId="77777777" w:rsidR="008706F1" w:rsidRDefault="008706F1" w:rsidP="008706F1"/>
    <w:p w14:paraId="04212A53" w14:textId="77777777" w:rsidR="008706F1" w:rsidRDefault="008706F1" w:rsidP="008706F1">
      <w:r>
        <w:t>---</w:t>
      </w:r>
    </w:p>
    <w:p w14:paraId="07616FD2" w14:textId="77777777" w:rsidR="008706F1" w:rsidRDefault="008706F1" w:rsidP="008706F1"/>
    <w:p w14:paraId="400B9192" w14:textId="77777777" w:rsidR="008706F1" w:rsidRDefault="008706F1" w:rsidP="008706F1">
      <w:r>
        <w:t>### Prompt Used:</w:t>
      </w:r>
    </w:p>
    <w:p w14:paraId="16DC766B" w14:textId="77777777" w:rsidR="008706F1" w:rsidRDefault="008706F1" w:rsidP="008706F1">
      <w:r>
        <w:t>&gt; Suggest five applications of Generative AI in an airline or airport organisation. Present the answer in a table with three columns: Business Function, GenAI Use, and Expected Benefit. Use simple language suitable for a first-year BBA Aviation Management student.</w:t>
      </w:r>
    </w:p>
    <w:p w14:paraId="22B79B53" w14:textId="77777777" w:rsidR="008706F1" w:rsidRDefault="008706F1" w:rsidP="008706F1"/>
    <w:p w14:paraId="78CE7852" w14:textId="77777777" w:rsidR="008706F1" w:rsidRDefault="008706F1" w:rsidP="008706F1">
      <w:r>
        <w:t>---</w:t>
      </w:r>
    </w:p>
    <w:p w14:paraId="23EAD255" w14:textId="77777777" w:rsidR="008706F1" w:rsidRDefault="008706F1" w:rsidP="008706F1"/>
    <w:p w14:paraId="0293DA21" w14:textId="77777777" w:rsidR="008706F1" w:rsidRDefault="008706F1" w:rsidP="008706F1">
      <w:r>
        <w:t>### ChatGPT Output:</w:t>
      </w:r>
    </w:p>
    <w:p w14:paraId="7D23CFE5" w14:textId="77777777" w:rsidR="008706F1" w:rsidRDefault="008706F1" w:rsidP="008706F1"/>
    <w:p w14:paraId="61EB6EF7" w14:textId="77777777" w:rsidR="008706F1" w:rsidRDefault="008706F1" w:rsidP="008706F1">
      <w:r>
        <w:t>| Business Function | GenAI Use | Expected Benefit |</w:t>
      </w:r>
    </w:p>
    <w:p w14:paraId="200CE45B" w14:textId="77777777" w:rsidR="008706F1" w:rsidRDefault="008706F1" w:rsidP="008706F1">
      <w:r>
        <w:t>| :--- | :--- | :--- |</w:t>
      </w:r>
    </w:p>
    <w:p w14:paraId="29A13CBE" w14:textId="77777777" w:rsidR="008706F1" w:rsidRDefault="008706F1" w:rsidP="008706F1">
      <w:r>
        <w:t>| **Customer Service** | Automated Chatbots for Flight Inquiries | Provides 24/7 passenger assistance, reducing hold times and staffing costs. |</w:t>
      </w:r>
    </w:p>
    <w:p w14:paraId="29A41C04" w14:textId="77777777" w:rsidR="008706F1" w:rsidRDefault="008706F1" w:rsidP="008706F1">
      <w:r>
        <w:t xml:space="preserve">| **Marketing &amp; PR** | </w:t>
      </w:r>
      <w:proofErr w:type="gramStart"/>
      <w:r>
        <w:t>Social Media</w:t>
      </w:r>
      <w:proofErr w:type="gramEnd"/>
      <w:r>
        <w:t xml:space="preserve"> &amp; Ad Content Generation | Creates localized promotional copy and campaigns quickly to boost ticket sales. |</w:t>
      </w:r>
    </w:p>
    <w:p w14:paraId="17D39AE0" w14:textId="77777777" w:rsidR="008706F1" w:rsidRDefault="008706F1" w:rsidP="008706F1">
      <w:r>
        <w:t>| **Flight Operations** | Pilot &amp; Crew Briefing Document Summaries | Converts lengthy weather and airspace notices into quick, digestible briefings. |</w:t>
      </w:r>
    </w:p>
    <w:p w14:paraId="2BE9398D" w14:textId="77777777" w:rsidR="008706F1" w:rsidRDefault="008706F1" w:rsidP="008706F1">
      <w:r>
        <w:t>| **Human Resources** | Employee Training &amp; Simulation Scenarios | Generates realistic passenger interaction scripts for training ground staff. |</w:t>
      </w:r>
    </w:p>
    <w:p w14:paraId="2D519636" w14:textId="77777777" w:rsidR="008706F1" w:rsidRDefault="008706F1" w:rsidP="008706F1">
      <w:r>
        <w:t>| **Ground Handling** | Passenger Announcement Drafting | Instantly generates polite, clear delay announcements in multiple languages. |</w:t>
      </w:r>
    </w:p>
    <w:p w14:paraId="2DFC741A" w14:textId="77777777" w:rsidR="008706F1" w:rsidRDefault="008706F1" w:rsidP="008706F1"/>
    <w:p w14:paraId="48FEE528" w14:textId="77777777" w:rsidR="008706F1" w:rsidRDefault="008706F1" w:rsidP="008706F1">
      <w:r>
        <w:lastRenderedPageBreak/>
        <w:t>---</w:t>
      </w:r>
    </w:p>
    <w:p w14:paraId="75AA15F5" w14:textId="77777777" w:rsidR="008706F1" w:rsidRDefault="008706F1" w:rsidP="008706F1"/>
    <w:p w14:paraId="19193D76" w14:textId="77777777" w:rsidR="008706F1" w:rsidRDefault="008706F1" w:rsidP="008706F1">
      <w:r>
        <w:t>### Gemini Output:</w:t>
      </w:r>
    </w:p>
    <w:p w14:paraId="7857893E" w14:textId="77777777" w:rsidR="008706F1" w:rsidRDefault="008706F1" w:rsidP="008706F1"/>
    <w:p w14:paraId="51390443" w14:textId="77777777" w:rsidR="008706F1" w:rsidRDefault="008706F1" w:rsidP="008706F1">
      <w:r>
        <w:t>| Business Function | GenAI Use | Expected Benefit |</w:t>
      </w:r>
    </w:p>
    <w:p w14:paraId="1365582F" w14:textId="77777777" w:rsidR="008706F1" w:rsidRDefault="008706F1" w:rsidP="008706F1">
      <w:r>
        <w:t>| :--- | :--- | :--- |</w:t>
      </w:r>
    </w:p>
    <w:p w14:paraId="31F4AE62" w14:textId="77777777" w:rsidR="008706F1" w:rsidRDefault="008706F1" w:rsidP="008706F1">
      <w:r>
        <w:t>| **Customer Support** | Personalized Email Response Drafting | Speeds up response times for passenger refund and baggage queries. |</w:t>
      </w:r>
    </w:p>
    <w:p w14:paraId="12D2BEFE" w14:textId="77777777" w:rsidR="008706F1" w:rsidRDefault="008706F1" w:rsidP="008706F1">
      <w:r>
        <w:t xml:space="preserve">| **Airport Operations** | Live Multilingual Signage &amp; Announcements | Improves passenger flow by producing real-time translations for international </w:t>
      </w:r>
      <w:proofErr w:type="spellStart"/>
      <w:r>
        <w:t>travelers</w:t>
      </w:r>
      <w:proofErr w:type="spellEnd"/>
      <w:r>
        <w:t>. |</w:t>
      </w:r>
    </w:p>
    <w:p w14:paraId="39F5E480" w14:textId="77777777" w:rsidR="008706F1" w:rsidRDefault="008706F1" w:rsidP="008706F1">
      <w:r>
        <w:t>| **Commercial / Sales** | Dynamic Fare Promotion Messaging | Crafts tailored email offers to frequent flyers based on travel preferences. |</w:t>
      </w:r>
    </w:p>
    <w:p w14:paraId="294BCE41" w14:textId="77777777" w:rsidR="008706F1" w:rsidRDefault="008706F1" w:rsidP="008706F1">
      <w:r>
        <w:t>| **In-Flight Services** | Customized Menu &amp; Amenity Descriptions | Generates appealing descriptions for in-flight meals and services. |</w:t>
      </w:r>
    </w:p>
    <w:p w14:paraId="5C345F97" w14:textId="77777777" w:rsidR="008706F1" w:rsidRDefault="008706F1" w:rsidP="008706F1">
      <w:r>
        <w:t>| **Corporate Communications** | Crisis Communication &amp; Delay Statements | Helps PR teams quickly write official press releases during major flight disruptions. |</w:t>
      </w:r>
    </w:p>
    <w:p w14:paraId="604404BC" w14:textId="77777777" w:rsidR="008706F1" w:rsidRDefault="008706F1" w:rsidP="008706F1"/>
    <w:p w14:paraId="2C769B2E" w14:textId="77777777" w:rsidR="008706F1" w:rsidRDefault="008706F1" w:rsidP="008706F1">
      <w:r>
        <w:t>---</w:t>
      </w:r>
    </w:p>
    <w:p w14:paraId="5D2C095A" w14:textId="77777777" w:rsidR="008706F1" w:rsidRDefault="008706F1" w:rsidP="008706F1"/>
    <w:p w14:paraId="7D6FB322" w14:textId="77777777" w:rsidR="008706F1" w:rsidRDefault="008706F1" w:rsidP="008706F1">
      <w:r>
        <w:t>### My Comparison:</w:t>
      </w:r>
    </w:p>
    <w:p w14:paraId="41381FB4" w14:textId="77777777" w:rsidR="008706F1" w:rsidRDefault="008706F1" w:rsidP="008706F1"/>
    <w:p w14:paraId="21251C14" w14:textId="77777777" w:rsidR="008706F1" w:rsidRDefault="008706F1" w:rsidP="008706F1">
      <w:r>
        <w:t>| Criteria | ChatGPT | Gemini |</w:t>
      </w:r>
    </w:p>
    <w:p w14:paraId="27B2DD05" w14:textId="77777777" w:rsidR="008706F1" w:rsidRDefault="008706F1" w:rsidP="008706F1">
      <w:r>
        <w:t>| :--- | :--- | :--- |</w:t>
      </w:r>
    </w:p>
    <w:p w14:paraId="13D5D3AC" w14:textId="77777777" w:rsidR="008706F1" w:rsidRDefault="008706F1" w:rsidP="008706F1">
      <w:r>
        <w:t>| **Easy to understand** | Excellent — Used simple terms and brief, direct bullet points. | Excellent — Very easy language tailored well for first-year students. |</w:t>
      </w:r>
    </w:p>
    <w:p w14:paraId="0D263292" w14:textId="77777777" w:rsidR="008706F1" w:rsidRDefault="008706F1" w:rsidP="008706F1">
      <w:r>
        <w:t>| **Relevant aviation examples** | Good — Covered standard operational and customer support functions. | Excellent — Practical airport and passenger experience examples. |</w:t>
      </w:r>
    </w:p>
    <w:p w14:paraId="0D6ED0A7" w14:textId="77777777" w:rsidR="008706F1" w:rsidRDefault="008706F1" w:rsidP="008706F1">
      <w:r>
        <w:t>| **Followed requested table format** | Excellent — Provided exactly 3 columns and 5 structured rows. | Excellent — Provided exactly 3 columns and 5 structured rows. |</w:t>
      </w:r>
    </w:p>
    <w:p w14:paraId="6F474053" w14:textId="77777777" w:rsidR="008706F1" w:rsidRDefault="008706F1" w:rsidP="008706F1">
      <w:r>
        <w:lastRenderedPageBreak/>
        <w:t>| **Most useful idea generated** | Pilot &amp; Crew Briefing Document Summaries (improves safety/operational speed). | Live Multilingual Signage &amp; Announcements (directly improves passenger flow). |</w:t>
      </w:r>
    </w:p>
    <w:p w14:paraId="1B7BB00F" w14:textId="77777777" w:rsidR="008706F1" w:rsidRDefault="008706F1" w:rsidP="008706F1">
      <w:r>
        <w:t>| **Any weak/unnecessary information** | None — Kept tone strict, professional, and concise. | None — Kept formatting clean and to the point. |</w:t>
      </w:r>
    </w:p>
    <w:p w14:paraId="731DE552" w14:textId="77777777" w:rsidR="008706F1" w:rsidRDefault="008706F1" w:rsidP="008706F1">
      <w:r>
        <w:t>| **Overall observation** | Very strong on internal flight operations and administrative workflows. | Very strong on passenger-facing communication and real-time airport services. |</w:t>
      </w:r>
    </w:p>
    <w:p w14:paraId="5CF36BA1" w14:textId="77777777" w:rsidR="008706F1" w:rsidRDefault="008706F1" w:rsidP="008706F1"/>
    <w:p w14:paraId="0174EE9C" w14:textId="77777777" w:rsidR="008706F1" w:rsidRDefault="008706F1" w:rsidP="008706F1">
      <w:r>
        <w:t>---</w:t>
      </w:r>
    </w:p>
    <w:p w14:paraId="7DF29875" w14:textId="77777777" w:rsidR="008706F1" w:rsidRDefault="008706F1" w:rsidP="008706F1"/>
    <w:p w14:paraId="5ECFACC6" w14:textId="77777777" w:rsidR="008706F1" w:rsidRDefault="008706F1" w:rsidP="008706F1">
      <w:r>
        <w:t>### My Reflection:</w:t>
      </w:r>
    </w:p>
    <w:p w14:paraId="60241F70" w14:textId="77777777" w:rsidR="008706F1" w:rsidRDefault="008706F1" w:rsidP="008706F1"/>
    <w:p w14:paraId="64D70106" w14:textId="77777777" w:rsidR="008706F1" w:rsidRDefault="008706F1" w:rsidP="008706F1">
      <w:r>
        <w:t xml:space="preserve">1. **Did ChatGPT and Gemini give exactly the same </w:t>
      </w:r>
      <w:proofErr w:type="gramStart"/>
      <w:r>
        <w:t>answer?*</w:t>
      </w:r>
      <w:proofErr w:type="gramEnd"/>
      <w:r>
        <w:t xml:space="preserve">*  </w:t>
      </w:r>
    </w:p>
    <w:p w14:paraId="274F2E41" w14:textId="77777777" w:rsidR="008706F1" w:rsidRDefault="008706F1" w:rsidP="008706F1">
      <w:r>
        <w:t xml:space="preserve">   No. While both tools followed the format and generated 5 relevant aviation applications, they focused on different use cases—ChatGPT emphasized operational and crew workflows, whereas Gemini focused more on passenger experience and terminal operations.</w:t>
      </w:r>
    </w:p>
    <w:p w14:paraId="23AE3CBF" w14:textId="77777777" w:rsidR="008706F1" w:rsidRDefault="008706F1" w:rsidP="008706F1"/>
    <w:p w14:paraId="6E5D29A6" w14:textId="77777777" w:rsidR="008706F1" w:rsidRDefault="008706F1" w:rsidP="008706F1">
      <w:r>
        <w:t xml:space="preserve">2. **Which </w:t>
      </w:r>
      <w:proofErr w:type="gramStart"/>
      <w:r>
        <w:t>tool</w:t>
      </w:r>
      <w:proofErr w:type="gramEnd"/>
      <w:r>
        <w:t xml:space="preserve"> gave more relevant aviation </w:t>
      </w:r>
      <w:proofErr w:type="gramStart"/>
      <w:r>
        <w:t>examples?*</w:t>
      </w:r>
      <w:proofErr w:type="gramEnd"/>
      <w:r>
        <w:t xml:space="preserve">*  </w:t>
      </w:r>
    </w:p>
    <w:p w14:paraId="0713C356" w14:textId="77777777" w:rsidR="008706F1" w:rsidRDefault="008706F1" w:rsidP="008706F1">
      <w:r>
        <w:t xml:space="preserve">   Gemini gave slightly more relevant airport-specific examples (e.g., live multilingual signage and in-flight menu descriptions), though both tools provided realistic aviation management scenarios.</w:t>
      </w:r>
    </w:p>
    <w:p w14:paraId="1C3981CD" w14:textId="77777777" w:rsidR="008706F1" w:rsidRDefault="008706F1" w:rsidP="008706F1"/>
    <w:p w14:paraId="65355ADB" w14:textId="77777777" w:rsidR="008706F1" w:rsidRDefault="008706F1" w:rsidP="008706F1">
      <w:r>
        <w:t xml:space="preserve">3. **Which </w:t>
      </w:r>
      <w:proofErr w:type="gramStart"/>
      <w:r>
        <w:t>tool</w:t>
      </w:r>
      <w:proofErr w:type="gramEnd"/>
      <w:r>
        <w:t xml:space="preserve"> followed the requested format </w:t>
      </w:r>
      <w:proofErr w:type="gramStart"/>
      <w:r>
        <w:t>better?*</w:t>
      </w:r>
      <w:proofErr w:type="gramEnd"/>
      <w:r>
        <w:t xml:space="preserve">*  </w:t>
      </w:r>
    </w:p>
    <w:p w14:paraId="4AEB650A" w14:textId="77777777" w:rsidR="008706F1" w:rsidRDefault="008706F1" w:rsidP="008706F1">
      <w:r>
        <w:t xml:space="preserve">   Both tools followed the format identically well. Each generated a table with exactly three columns (*Business Function*, *GenAI Use*, and *Expected Benefit*) and listed 5 applications.</w:t>
      </w:r>
    </w:p>
    <w:p w14:paraId="43901689" w14:textId="77777777" w:rsidR="008706F1" w:rsidRDefault="008706F1" w:rsidP="008706F1"/>
    <w:p w14:paraId="09BD60D0" w14:textId="77777777" w:rsidR="008706F1" w:rsidRDefault="008706F1" w:rsidP="008706F1">
      <w:r>
        <w:t xml:space="preserve">4. **What was the best idea generated by </w:t>
      </w:r>
      <w:proofErr w:type="gramStart"/>
      <w:r>
        <w:t>ChatGPT?*</w:t>
      </w:r>
      <w:proofErr w:type="gramEnd"/>
      <w:r>
        <w:t xml:space="preserve">*  </w:t>
      </w:r>
    </w:p>
    <w:p w14:paraId="4137B346" w14:textId="77777777" w:rsidR="008706F1" w:rsidRDefault="008706F1" w:rsidP="008706F1">
      <w:r>
        <w:t xml:space="preserve">   Summarizing lengthy pilot and crew briefing documents into concise highlights, which saves critical pre-flight time for flight operations teams.</w:t>
      </w:r>
    </w:p>
    <w:p w14:paraId="10E5689D" w14:textId="77777777" w:rsidR="008706F1" w:rsidRDefault="008706F1" w:rsidP="008706F1"/>
    <w:p w14:paraId="4BEAFCE4" w14:textId="77777777" w:rsidR="008706F1" w:rsidRDefault="008706F1" w:rsidP="008706F1">
      <w:r>
        <w:t xml:space="preserve">5. **What was the best idea generated by </w:t>
      </w:r>
      <w:proofErr w:type="gramStart"/>
      <w:r>
        <w:t>Gemini?*</w:t>
      </w:r>
      <w:proofErr w:type="gramEnd"/>
      <w:r>
        <w:t xml:space="preserve">*  </w:t>
      </w:r>
    </w:p>
    <w:p w14:paraId="10F496F7" w14:textId="77777777" w:rsidR="008706F1" w:rsidRDefault="008706F1" w:rsidP="008706F1">
      <w:r>
        <w:t xml:space="preserve">   Generating real-time multilingual announcements and signage text, which directly helps international passengers navigate busy airport terminals.</w:t>
      </w:r>
    </w:p>
    <w:p w14:paraId="125036EF" w14:textId="77777777" w:rsidR="008706F1" w:rsidRDefault="008706F1" w:rsidP="008706F1"/>
    <w:p w14:paraId="2A5820F4" w14:textId="77777777" w:rsidR="008706F1" w:rsidRDefault="008706F1" w:rsidP="008706F1">
      <w:r>
        <w:t xml:space="preserve">6. **Which response would you prefer for this particular task, and </w:t>
      </w:r>
      <w:proofErr w:type="gramStart"/>
      <w:r>
        <w:t>why?*</w:t>
      </w:r>
      <w:proofErr w:type="gramEnd"/>
      <w:r>
        <w:t xml:space="preserve">*  </w:t>
      </w:r>
    </w:p>
    <w:p w14:paraId="11F4F7FA" w14:textId="77777777" w:rsidR="008706F1" w:rsidRDefault="008706F1" w:rsidP="008706F1">
      <w:r>
        <w:t xml:space="preserve">   Gemini's response was slightly preferable because its examples were more focused on airport management and customer touchpoints, which are central topics in introductory BBA Aviation Management coursework.</w:t>
      </w:r>
    </w:p>
    <w:p w14:paraId="7DD9E24C" w14:textId="77777777" w:rsidR="008706F1" w:rsidRDefault="008706F1" w:rsidP="008706F1"/>
    <w:p w14:paraId="2ACB6B75" w14:textId="77777777" w:rsidR="008706F1" w:rsidRDefault="008706F1" w:rsidP="008706F1">
      <w:r>
        <w:t xml:space="preserve">7. **Would you use either response directly in a real airline or airport organisation without reviewing it? Why or why </w:t>
      </w:r>
      <w:proofErr w:type="gramStart"/>
      <w:r>
        <w:t>not?*</w:t>
      </w:r>
      <w:proofErr w:type="gramEnd"/>
      <w:r>
        <w:t xml:space="preserve">*  </w:t>
      </w:r>
    </w:p>
    <w:p w14:paraId="58E62611" w14:textId="77777777" w:rsidR="008706F1" w:rsidRDefault="008706F1" w:rsidP="008706F1">
      <w:r>
        <w:t xml:space="preserve">   No. AI-generated text should always be reviewed by aviation personnel. AI tools can output imprecise terminology or ignore strict civil aviation regulatory standards, so human validation is required before operational implementation.</w:t>
      </w:r>
    </w:p>
    <w:p w14:paraId="104F4DB8" w14:textId="77777777" w:rsidR="008706F1" w:rsidRDefault="008706F1" w:rsidP="008706F1"/>
    <w:p w14:paraId="4D6542C4" w14:textId="77777777" w:rsidR="008706F1" w:rsidRDefault="008706F1" w:rsidP="008706F1">
      <w:r>
        <w:t>---</w:t>
      </w:r>
    </w:p>
    <w:p w14:paraId="40BF3883" w14:textId="77777777" w:rsidR="008706F1" w:rsidRDefault="008706F1" w:rsidP="008706F1"/>
    <w:p w14:paraId="02E7D53B" w14:textId="77777777" w:rsidR="008706F1" w:rsidRDefault="008706F1" w:rsidP="008706F1">
      <w:r>
        <w:t>### AI Usage Declaration:</w:t>
      </w:r>
    </w:p>
    <w:p w14:paraId="7D93B3D4" w14:textId="12EBF188" w:rsidR="000C286A" w:rsidRDefault="008706F1" w:rsidP="008706F1">
      <w:r>
        <w:t>ChatGPT and Google Gemini were used to generate responses for comparison. I reviewed both outputs and completed the comparison and reflection myself.</w:t>
      </w:r>
      <w:r>
        <w:br/>
      </w:r>
      <w:r>
        <w:br/>
      </w:r>
    </w:p>
    <w:sectPr w:rsidR="000C2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F1"/>
    <w:rsid w:val="000C286A"/>
    <w:rsid w:val="005A0EFE"/>
    <w:rsid w:val="006B37DB"/>
    <w:rsid w:val="008706F1"/>
    <w:rsid w:val="00FD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984D1"/>
  <w15:chartTrackingRefBased/>
  <w15:docId w15:val="{E966D144-1142-44A8-9F88-8C6B54C16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6F1"/>
  </w:style>
  <w:style w:type="paragraph" w:styleId="Heading1">
    <w:name w:val="heading 1"/>
    <w:basedOn w:val="Normal"/>
    <w:next w:val="Normal"/>
    <w:link w:val="Heading1Char"/>
    <w:uiPriority w:val="9"/>
    <w:qFormat/>
    <w:rsid w:val="00870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Oberoi</dc:creator>
  <cp:keywords/>
  <dc:description/>
  <cp:lastModifiedBy>Anshul Oberoi</cp:lastModifiedBy>
  <cp:revision>1</cp:revision>
  <dcterms:created xsi:type="dcterms:W3CDTF">2026-09-22T03:40:00Z</dcterms:created>
  <dcterms:modified xsi:type="dcterms:W3CDTF">2026-09-22T03:41:00Z</dcterms:modified>
</cp:coreProperties>
</file>